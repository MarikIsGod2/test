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9ECA8" w14:textId="77777777" w:rsidR="00784553" w:rsidRDefault="00784553" w:rsidP="00784553">
      <w:pPr>
        <w:rPr>
          <w:rFonts w:cstheme="minorHAnsi"/>
        </w:rPr>
      </w:pPr>
      <w:r w:rsidRPr="006404B2">
        <w:rPr>
          <w:rFonts w:cstheme="minorHAnsi"/>
        </w:rPr>
        <w:t xml:space="preserve">Vom 1.2.2022 – 30.4.2022 befinde ich mich in dem Ausbildungsabschnitt AE Komposit und beschäftige mich inhaltlich mit dem Themen Anwendungsentwicklung und Oracle SQL. </w:t>
      </w:r>
    </w:p>
    <w:p w14:paraId="71FC502D" w14:textId="4321C8CC" w:rsidR="005E332C" w:rsidRDefault="005E332C"/>
    <w:p w14:paraId="0221141A" w14:textId="37DFEBEA" w:rsidR="00C321D6" w:rsidRDefault="00C321D6" w:rsidP="004C39FD">
      <w:pPr>
        <w:pStyle w:val="Listenabsatz"/>
        <w:numPr>
          <w:ilvl w:val="0"/>
          <w:numId w:val="1"/>
        </w:numPr>
        <w:outlineLvl w:val="0"/>
      </w:pPr>
      <w:r>
        <w:t>E</w:t>
      </w:r>
      <w:r w:rsidR="002206B2">
        <w:t xml:space="preserve">ntity </w:t>
      </w:r>
      <w:r>
        <w:t>R</w:t>
      </w:r>
      <w:r w:rsidR="002206B2">
        <w:t>elationship-</w:t>
      </w:r>
      <w:r>
        <w:t>Modell</w:t>
      </w:r>
      <w:r w:rsidR="002206B2">
        <w:t>ierung</w:t>
      </w:r>
    </w:p>
    <w:p w14:paraId="4F18F652" w14:textId="6787F104" w:rsidR="00927FE0" w:rsidRDefault="002206B2" w:rsidP="00502CE0">
      <w:pPr>
        <w:pStyle w:val="Listenabsatz"/>
      </w:pPr>
      <w:r>
        <w:t xml:space="preserve">Eine Entity </w:t>
      </w:r>
      <w:proofErr w:type="spellStart"/>
      <w:r>
        <w:t>Relationship</w:t>
      </w:r>
      <w:proofErr w:type="spellEnd"/>
      <w:r>
        <w:t>-Modellierung</w:t>
      </w:r>
      <w:r w:rsidR="00227547">
        <w:t xml:space="preserve"> (ER Modell)</w:t>
      </w:r>
      <w:r>
        <w:t xml:space="preserve"> </w:t>
      </w:r>
      <w:r w:rsidR="00576190">
        <w:t>ist</w:t>
      </w:r>
      <w:r w:rsidR="00D5350D">
        <w:t xml:space="preserve"> eine</w:t>
      </w:r>
      <w:r w:rsidR="00576190">
        <w:t xml:space="preserve"> Darstellungsart für Daten aus </w:t>
      </w:r>
      <w:r w:rsidR="00227547">
        <w:t>Geschäftsabläufen.</w:t>
      </w:r>
      <w:r w:rsidR="0004693E">
        <w:t xml:space="preserve"> Ein ER Modell</w:t>
      </w:r>
      <w:r w:rsidR="00453A16">
        <w:t xml:space="preserve"> ist der erste Entwurf für die Erstellung einer Datenbankstruktur. </w:t>
      </w:r>
      <w:r w:rsidR="00415309">
        <w:t xml:space="preserve">Es ist jedoch wichtig zu wissen, dass ein ER Modell </w:t>
      </w:r>
      <w:r w:rsidR="003627DD">
        <w:t xml:space="preserve">ein Unternehmen und deren </w:t>
      </w:r>
      <w:r w:rsidR="007626A7" w:rsidRPr="007626A7">
        <w:t>Geschäftsprozesse</w:t>
      </w:r>
      <w:r w:rsidR="007626A7">
        <w:t xml:space="preserve"> </w:t>
      </w:r>
      <w:r w:rsidR="003627DD">
        <w:t xml:space="preserve">darstellt. Es stellt nicht die fertigen Datenbanken dar. </w:t>
      </w:r>
      <w:r w:rsidR="00766511">
        <w:t xml:space="preserve">Ein ER Modell </w:t>
      </w:r>
      <w:r w:rsidR="002D7824">
        <w:t>ist nicht von der verwendeten Software oder Hardware abhängig. Es ist jedoch eng mit de</w:t>
      </w:r>
      <w:r w:rsidR="00E66AD1">
        <w:t>r</w:t>
      </w:r>
      <w:r w:rsidR="002D7824">
        <w:t xml:space="preserve"> </w:t>
      </w:r>
      <w:r w:rsidR="00E66AD1">
        <w:t>r</w:t>
      </w:r>
      <w:r w:rsidR="002D7824">
        <w:t>elationalen Datenbanken verbunden.</w:t>
      </w:r>
      <w:r w:rsidR="00502B43">
        <w:t xml:space="preserve"> Ich werde mich in diesem Berichtsheft nur auf die Grundlagen des ER Modells fokussieren</w:t>
      </w:r>
      <w:r w:rsidR="00453A16">
        <w:t xml:space="preserve">. </w:t>
      </w:r>
    </w:p>
    <w:p w14:paraId="30E8DA56" w14:textId="700CD920" w:rsidR="00502CE0" w:rsidRDefault="00502CE0" w:rsidP="00502CE0">
      <w:pPr>
        <w:pStyle w:val="Listenabsatz"/>
      </w:pPr>
    </w:p>
    <w:p w14:paraId="1FD0BB88" w14:textId="50550F39" w:rsidR="00DF0CF7" w:rsidRDefault="00502CE0" w:rsidP="00502CE0">
      <w:pPr>
        <w:pStyle w:val="Listenabsatz"/>
        <w:numPr>
          <w:ilvl w:val="1"/>
          <w:numId w:val="1"/>
        </w:numPr>
        <w:outlineLvl w:val="1"/>
      </w:pPr>
      <w:r>
        <w:t>Entity</w:t>
      </w:r>
    </w:p>
    <w:p w14:paraId="6A35D11A" w14:textId="3E481768" w:rsidR="00502CE0" w:rsidRDefault="00502CE0" w:rsidP="00502CE0">
      <w:pPr>
        <w:pStyle w:val="Listenabsatz"/>
        <w:ind w:left="1080"/>
      </w:pPr>
      <w:r w:rsidRPr="00502CE0">
        <w:t>Ein</w:t>
      </w:r>
      <w:r w:rsidR="00E66AD1">
        <w:t>e</w:t>
      </w:r>
      <w:r w:rsidRPr="00502CE0">
        <w:t xml:space="preserve"> </w:t>
      </w:r>
      <w:commentRangeStart w:id="0"/>
      <w:r w:rsidRPr="00502CE0">
        <w:t>Entity</w:t>
      </w:r>
      <w:commentRangeEnd w:id="0"/>
      <w:r w:rsidR="00E66AD1">
        <w:rPr>
          <w:rStyle w:val="Kommentarzeichen"/>
        </w:rPr>
        <w:commentReference w:id="0"/>
      </w:r>
      <w:r w:rsidRPr="00502CE0">
        <w:t xml:space="preserve"> ist eines der wichtigsten Elemente des ER Modells. Ein</w:t>
      </w:r>
      <w:r w:rsidR="00E66AD1">
        <w:t>e</w:t>
      </w:r>
      <w:r w:rsidRPr="00502CE0">
        <w:t xml:space="preserve"> Entity ist etwas </w:t>
      </w:r>
      <w:r w:rsidR="000463F3">
        <w:t>Wichtiges</w:t>
      </w:r>
      <w:r w:rsidRPr="00502CE0">
        <w:t xml:space="preserve">, </w:t>
      </w:r>
      <w:commentRangeStart w:id="2"/>
      <w:r w:rsidRPr="00502CE0">
        <w:t>das</w:t>
      </w:r>
      <w:commentRangeEnd w:id="2"/>
      <w:r w:rsidR="00E66AD1">
        <w:rPr>
          <w:rStyle w:val="Kommentarzeichen"/>
        </w:rPr>
        <w:commentReference w:id="2"/>
      </w:r>
      <w:r w:rsidRPr="00502CE0">
        <w:t xml:space="preserve"> für das Unternehmen von Bedeutung ist. Ein Beispiel für ein</w:t>
      </w:r>
      <w:ins w:id="3" w:author="Standl, Leonhard" w:date="2022-05-27T13:37:00Z">
        <w:r w:rsidR="007626A7">
          <w:t>e</w:t>
        </w:r>
      </w:ins>
      <w:r w:rsidRPr="00502CE0">
        <w:t xml:space="preserve"> Entity sind z.B. Objekte (Haus, Tier, Vertrag etc.) oder Menschen (Kunde, Mitarbeiter, Besucher etc.). Ein</w:t>
      </w:r>
      <w:ins w:id="4" w:author="Standl, Leonhard" w:date="2022-05-27T13:37:00Z">
        <w:r w:rsidR="007626A7">
          <w:t>e</w:t>
        </w:r>
      </w:ins>
      <w:r w:rsidRPr="00502CE0">
        <w:t xml:space="preserve"> Entity ist etwas, dass man auflisten kann und das für das Unternehmen wichtig ist. Ein</w:t>
      </w:r>
      <w:ins w:id="5" w:author="Standl, Leonhard" w:date="2022-05-27T13:38:00Z">
        <w:r w:rsidR="007626A7">
          <w:t>e</w:t>
        </w:r>
      </w:ins>
      <w:r w:rsidRPr="00502CE0">
        <w:t xml:space="preserve"> Entity besteht aus Instanzen und Attributen. Auf diese wird später genauer eingegangen.</w:t>
      </w:r>
      <w:r w:rsidR="00D7635E">
        <w:t xml:space="preserve"> Ein</w:t>
      </w:r>
      <w:ins w:id="6" w:author="Standl, Leonhard" w:date="2022-05-27T13:38:00Z">
        <w:r w:rsidR="007626A7">
          <w:t>e</w:t>
        </w:r>
      </w:ins>
      <w:r w:rsidR="00D7635E">
        <w:t xml:space="preserve"> Entity wird in einem ER Modell durch ein Rechteck dargestellt. </w:t>
      </w:r>
      <w:r w:rsidR="00565FC8">
        <w:t xml:space="preserve">In diesem Rechteck steht oben in der Überschrift </w:t>
      </w:r>
      <w:r w:rsidR="008470F6">
        <w:t>der Name der Entity in Großbuchstaben. In dem folgendem Bild ist die Entity</w:t>
      </w:r>
      <w:r w:rsidR="00FB3460">
        <w:t xml:space="preserve"> Mitarbeiter zu sehen. </w:t>
      </w:r>
    </w:p>
    <w:p w14:paraId="7E0C320D" w14:textId="02ECC742" w:rsidR="00B507DB" w:rsidRDefault="00B507DB" w:rsidP="00502CE0">
      <w:pPr>
        <w:pStyle w:val="Listenabsatz"/>
        <w:ind w:left="1080"/>
      </w:pPr>
      <w:r>
        <w:rPr>
          <w:noProof/>
        </w:rPr>
        <w:drawing>
          <wp:inline distT="0" distB="0" distL="0" distR="0" wp14:anchorId="50A4D377" wp14:editId="462C93AE">
            <wp:extent cx="1544129" cy="250542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0168" cy="253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1654" w14:textId="2FE257CD" w:rsidR="00597F64" w:rsidRDefault="00597F64" w:rsidP="00BF56BB">
      <w:pPr>
        <w:jc w:val="both"/>
      </w:pPr>
    </w:p>
    <w:p w14:paraId="194F31A9" w14:textId="18F105ED" w:rsidR="00597F64" w:rsidRDefault="00597F64" w:rsidP="00597F64">
      <w:pPr>
        <w:pStyle w:val="Listenabsatz"/>
        <w:numPr>
          <w:ilvl w:val="1"/>
          <w:numId w:val="1"/>
        </w:numPr>
        <w:jc w:val="both"/>
        <w:outlineLvl w:val="1"/>
      </w:pPr>
      <w:r>
        <w:t>Attribute</w:t>
      </w:r>
    </w:p>
    <w:p w14:paraId="3CB7A4AA" w14:textId="0E282CE0" w:rsidR="00DF678C" w:rsidRDefault="00C61890" w:rsidP="00DF678C">
      <w:pPr>
        <w:pStyle w:val="Listenabsatz"/>
        <w:ind w:left="1080"/>
        <w:jc w:val="both"/>
      </w:pPr>
      <w:r>
        <w:t xml:space="preserve">Ein Attribut stellt eine </w:t>
      </w:r>
      <w:r w:rsidR="00E423BF">
        <w:t xml:space="preserve">Eigenschaft einer Entity dar. </w:t>
      </w:r>
      <w:r w:rsidR="002617E9">
        <w:t>Es beschreibt genau eine Eigenschaft. Ein Attribut für die Entity</w:t>
      </w:r>
      <w:r w:rsidR="00BD6F48">
        <w:t xml:space="preserve"> Mitarbeiter wäre z.B. das Gehalt des Mitarbeiters.</w:t>
      </w:r>
      <w:r w:rsidR="000A6DF5">
        <w:t xml:space="preserve"> Ein</w:t>
      </w:r>
      <w:ins w:id="7" w:author="Standl, Leonhard" w:date="2022-05-27T13:38:00Z">
        <w:r w:rsidR="007626A7">
          <w:t>e</w:t>
        </w:r>
      </w:ins>
      <w:r w:rsidR="000A6DF5">
        <w:t xml:space="preserve"> Entity enthält im Normalfall immer mindestens ein Attribut. </w:t>
      </w:r>
      <w:r w:rsidR="00E25C43">
        <w:t>Es können jedoch beliebig viele Attribute für ein</w:t>
      </w:r>
      <w:ins w:id="8" w:author="Standl, Leonhard" w:date="2022-05-27T13:39:00Z">
        <w:r w:rsidR="007626A7">
          <w:t>e</w:t>
        </w:r>
      </w:ins>
      <w:r w:rsidR="00E25C43">
        <w:t xml:space="preserve"> Entity erstellt werden</w:t>
      </w:r>
      <w:r w:rsidR="002515DA">
        <w:t xml:space="preserve">. </w:t>
      </w:r>
      <w:r w:rsidR="0033697F">
        <w:t xml:space="preserve">Ein </w:t>
      </w:r>
      <w:r w:rsidR="00332BC5">
        <w:t>Attribut</w:t>
      </w:r>
      <w:r w:rsidR="0033697F">
        <w:t xml:space="preserve"> besitzt immer einen Datentyp. Dieser legt fest wie genau die Werte </w:t>
      </w:r>
      <w:r w:rsidR="00192EAA">
        <w:t xml:space="preserve">eines Attributs gespeichert werden. Das Attribut </w:t>
      </w:r>
      <w:r w:rsidR="00B961A7">
        <w:t>Gehalt würde z.B. immer als Zahl dargestellt werden.</w:t>
      </w:r>
      <w:r w:rsidR="00AB1CE1">
        <w:t xml:space="preserve"> Der Wert eines Attributs kann sich mit der Zeit änder</w:t>
      </w:r>
      <w:r w:rsidR="00A76FD6">
        <w:t xml:space="preserve">n. </w:t>
      </w:r>
      <w:r w:rsidR="00DF678C">
        <w:t>Es wird empfohlen keine volatile (nicht konstante) Attribute zu verwenden. Man könnte z.B. das Attribut Alter durch das Attribut Geburtsdatum ersetzen.</w:t>
      </w:r>
    </w:p>
    <w:p w14:paraId="1627E718" w14:textId="10A2ED79" w:rsidR="00B961A7" w:rsidRDefault="00FB3460" w:rsidP="00AB1CE1">
      <w:pPr>
        <w:pStyle w:val="Listenabsatz"/>
        <w:ind w:left="1080"/>
        <w:jc w:val="both"/>
      </w:pPr>
      <w:r>
        <w:lastRenderedPageBreak/>
        <w:t xml:space="preserve">Ein Attribut wird </w:t>
      </w:r>
      <w:r w:rsidR="00C405F1">
        <w:t xml:space="preserve">unter dem Namen der Entität geschrieben. Es ist wichtig zu beachten, dass nicht jedes Attribut in ein ER Modell geschrieben werden muss. </w:t>
      </w:r>
      <w:r w:rsidR="00E53FFD">
        <w:t>In dem folgenden Bild ist ein</w:t>
      </w:r>
      <w:ins w:id="9" w:author="Standl, Leonhard" w:date="2022-05-27T13:39:00Z">
        <w:r w:rsidR="007626A7">
          <w:t>e</w:t>
        </w:r>
      </w:ins>
      <w:r w:rsidR="00E53FFD">
        <w:t xml:space="preserve"> Entity mit </w:t>
      </w:r>
      <w:r w:rsidR="00FD1389">
        <w:t xml:space="preserve">einigen Attributen zu sehen. </w:t>
      </w:r>
    </w:p>
    <w:p w14:paraId="0A6CBDB5" w14:textId="5D09F435" w:rsidR="00FD1389" w:rsidRDefault="00DF678C" w:rsidP="0024451C">
      <w:pPr>
        <w:pStyle w:val="Listenabsatz"/>
        <w:ind w:left="1080"/>
        <w:jc w:val="both"/>
      </w:pPr>
      <w:r>
        <w:rPr>
          <w:noProof/>
        </w:rPr>
        <w:drawing>
          <wp:inline distT="0" distB="0" distL="0" distR="0" wp14:anchorId="5DBDCC56" wp14:editId="32913FE9">
            <wp:extent cx="1526876" cy="2359717"/>
            <wp:effectExtent l="0" t="0" r="0" b="254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3734" cy="24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FAC6" w14:textId="4222D7AE" w:rsidR="0054462B" w:rsidRDefault="0054462B" w:rsidP="00AB1CE1">
      <w:pPr>
        <w:pStyle w:val="Listenabsatz"/>
        <w:ind w:left="1080"/>
        <w:jc w:val="both"/>
      </w:pPr>
    </w:p>
    <w:p w14:paraId="4DB9014E" w14:textId="367658E2" w:rsidR="00294F41" w:rsidRDefault="00294F41" w:rsidP="004127BE">
      <w:pPr>
        <w:pStyle w:val="Listenabsatz"/>
        <w:numPr>
          <w:ilvl w:val="1"/>
          <w:numId w:val="1"/>
        </w:numPr>
        <w:jc w:val="both"/>
        <w:outlineLvl w:val="1"/>
      </w:pPr>
      <w:r>
        <w:t>Instanz</w:t>
      </w:r>
    </w:p>
    <w:p w14:paraId="753C9B55" w14:textId="557CF121" w:rsidR="00143B1B" w:rsidRDefault="00143B1B" w:rsidP="00143B1B">
      <w:pPr>
        <w:pStyle w:val="Listenabsatz"/>
        <w:ind w:left="1080"/>
        <w:jc w:val="both"/>
      </w:pPr>
      <w:r>
        <w:t xml:space="preserve">Ein Instanz ist der Wert der Attribute für ein spezielles Entity. </w:t>
      </w:r>
      <w:r w:rsidR="00A0581F">
        <w:t xml:space="preserve">Der </w:t>
      </w:r>
      <w:r w:rsidR="00C27815">
        <w:t xml:space="preserve">Name </w:t>
      </w:r>
      <w:r w:rsidR="00A0581F">
        <w:t>Leonhard Standl</w:t>
      </w:r>
      <w:r w:rsidR="00C27815">
        <w:t xml:space="preserve"> und das Alter </w:t>
      </w:r>
      <w:r w:rsidR="00B94B65">
        <w:t>21</w:t>
      </w:r>
      <w:r w:rsidR="00A0581F">
        <w:t xml:space="preserve"> wäre</w:t>
      </w:r>
      <w:r w:rsidR="00AA4FDB">
        <w:t>n</w:t>
      </w:r>
      <w:r w:rsidR="00A0581F">
        <w:t xml:space="preserve"> z.B. eine Instanz </w:t>
      </w:r>
      <w:r w:rsidR="00C27815">
        <w:t xml:space="preserve">des Entity Mitarbeiter. </w:t>
      </w:r>
      <w:r w:rsidR="00B94B65">
        <w:t>Es kann beliebig viele Instanzen für ein</w:t>
      </w:r>
      <w:ins w:id="10" w:author="Standl, Leonhard" w:date="2022-05-27T13:39:00Z">
        <w:r w:rsidR="007626A7">
          <w:t>e</w:t>
        </w:r>
      </w:ins>
      <w:r w:rsidR="00B94B65">
        <w:t xml:space="preserve"> Entity geben. Diese Instanzen werden in einem ER Modell nicht visualisiert, sind allerdings für das Verstehen eines ER Modells wichtig. </w:t>
      </w:r>
    </w:p>
    <w:p w14:paraId="52CEE492" w14:textId="66239AF1" w:rsidR="00AA4FDB" w:rsidRDefault="00AA4FDB" w:rsidP="00143B1B">
      <w:pPr>
        <w:pStyle w:val="Listenabsatz"/>
        <w:ind w:left="1080"/>
        <w:jc w:val="both"/>
      </w:pPr>
    </w:p>
    <w:p w14:paraId="7EFBEA96" w14:textId="00184A54" w:rsidR="00AA4FDB" w:rsidRDefault="00AA4FDB" w:rsidP="004127BE">
      <w:pPr>
        <w:pStyle w:val="Listenabsatz"/>
        <w:numPr>
          <w:ilvl w:val="1"/>
          <w:numId w:val="1"/>
        </w:numPr>
        <w:jc w:val="both"/>
        <w:outlineLvl w:val="1"/>
      </w:pPr>
      <w:r>
        <w:t>Beziehungen</w:t>
      </w:r>
    </w:p>
    <w:p w14:paraId="43564943" w14:textId="1A79FF74" w:rsidR="005F075E" w:rsidRDefault="00064985" w:rsidP="00AA4FDB">
      <w:pPr>
        <w:pStyle w:val="Listenabsatz"/>
        <w:ind w:left="1080"/>
        <w:jc w:val="both"/>
      </w:pPr>
      <w:r>
        <w:t xml:space="preserve">Eine Beziehung </w:t>
      </w:r>
      <w:r w:rsidR="0059299E">
        <w:t xml:space="preserve">ist eines der wichtigsten Elemente eines ER Modells. </w:t>
      </w:r>
      <w:r w:rsidR="007B3CB6">
        <w:t xml:space="preserve">Mit ihr werden </w:t>
      </w:r>
      <w:r w:rsidR="00E13EDC">
        <w:t>Entitäten</w:t>
      </w:r>
      <w:r w:rsidR="007B3CB6">
        <w:t xml:space="preserve"> </w:t>
      </w:r>
      <w:r w:rsidR="005F075E">
        <w:t xml:space="preserve">miteinander verbunden. Eine Beziehung wird im ER Modell mit einem Strich zwischen den Entitäten dargestellt. </w:t>
      </w:r>
      <w:r w:rsidR="009069CF">
        <w:t xml:space="preserve">Die Position dieser Striche hat keine Bedeutung. </w:t>
      </w:r>
      <w:r w:rsidR="006B7FDB">
        <w:t xml:space="preserve">Eine </w:t>
      </w:r>
      <w:r w:rsidR="00F75D63">
        <w:t xml:space="preserve">Beziehung wird auf beiden Seiten immer durch </w:t>
      </w:r>
      <w:r w:rsidR="005421C3">
        <w:t xml:space="preserve">einige Worte beschrieben. </w:t>
      </w:r>
    </w:p>
    <w:p w14:paraId="43612222" w14:textId="7093B8F1" w:rsidR="006C32E9" w:rsidRDefault="00E9218F" w:rsidP="00E9218F">
      <w:pPr>
        <w:pStyle w:val="Listenabsatz"/>
        <w:ind w:left="1080"/>
        <w:jc w:val="both"/>
      </w:pPr>
      <w:r>
        <w:t xml:space="preserve">In dem folgendem Bild werden 2 Entitäten </w:t>
      </w:r>
      <w:r w:rsidR="0094485A">
        <w:t>durch eine Beziehung verbunden.</w:t>
      </w:r>
    </w:p>
    <w:p w14:paraId="13C65DCA" w14:textId="0401BCC1" w:rsidR="006C32E9" w:rsidRDefault="006C32E9" w:rsidP="00AA4FDB">
      <w:pPr>
        <w:pStyle w:val="Listenabsatz"/>
        <w:ind w:left="1080"/>
        <w:jc w:val="both"/>
      </w:pPr>
      <w:r>
        <w:rPr>
          <w:noProof/>
        </w:rPr>
        <w:drawing>
          <wp:inline distT="0" distB="0" distL="0" distR="0" wp14:anchorId="51B2F242" wp14:editId="047B45D2">
            <wp:extent cx="5760720" cy="2661920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E046" w14:textId="1E3FBACB" w:rsidR="00E13EDC" w:rsidRDefault="00E13EDC" w:rsidP="00AA4FDB">
      <w:pPr>
        <w:pStyle w:val="Listenabsatz"/>
        <w:ind w:left="1080"/>
        <w:jc w:val="both"/>
      </w:pPr>
    </w:p>
    <w:p w14:paraId="0DEDBDAA" w14:textId="2FA645DA" w:rsidR="00E13EDC" w:rsidRDefault="005436C7" w:rsidP="004127BE">
      <w:pPr>
        <w:pStyle w:val="Listenabsatz"/>
        <w:numPr>
          <w:ilvl w:val="1"/>
          <w:numId w:val="1"/>
        </w:numPr>
        <w:jc w:val="both"/>
        <w:outlineLvl w:val="1"/>
      </w:pPr>
      <w:r>
        <w:t xml:space="preserve">Beziehungsarten </w:t>
      </w:r>
    </w:p>
    <w:p w14:paraId="1290514D" w14:textId="509A19FA" w:rsidR="00A704D9" w:rsidRDefault="000429A8" w:rsidP="00A704D9">
      <w:pPr>
        <w:pStyle w:val="Listenabsatz"/>
        <w:ind w:left="1080"/>
        <w:jc w:val="both"/>
      </w:pPr>
      <w:r>
        <w:t xml:space="preserve">In einem ER Modell stehen unterschiedliche </w:t>
      </w:r>
      <w:r w:rsidR="002C6B0C">
        <w:t>Beziehungsarten</w:t>
      </w:r>
      <w:r>
        <w:t xml:space="preserve"> zu</w:t>
      </w:r>
      <w:r w:rsidR="002C6B0C">
        <w:t>r</w:t>
      </w:r>
      <w:r>
        <w:t xml:space="preserve"> </w:t>
      </w:r>
      <w:r w:rsidR="00BD50B9">
        <w:t>Verfügung</w:t>
      </w:r>
      <w:r>
        <w:t xml:space="preserve">. </w:t>
      </w:r>
      <w:r w:rsidR="00A704D9">
        <w:t xml:space="preserve">In dem </w:t>
      </w:r>
      <w:r w:rsidR="00135ECA">
        <w:t xml:space="preserve">oben gezeigten Ausschnitt eines ER Modells ist </w:t>
      </w:r>
      <w:r w:rsidR="006557D7">
        <w:t xml:space="preserve">eine 1 zu 1 Beziehung zu sehen. </w:t>
      </w:r>
      <w:r w:rsidR="00805F16">
        <w:t xml:space="preserve">Eine Beziehung kann entweder optional oder </w:t>
      </w:r>
      <w:r w:rsidR="00492EAB">
        <w:t xml:space="preserve">zwingend erforderlich sein. Im oberen Beispiel muss jeder </w:t>
      </w:r>
      <w:r w:rsidR="00492EAB">
        <w:lastRenderedPageBreak/>
        <w:t xml:space="preserve">Mitarbeiter eine Abteilung und jede Abteilung einen Mitarbeiter haben. </w:t>
      </w:r>
      <w:r w:rsidR="00827F55">
        <w:t xml:space="preserve">Eine </w:t>
      </w:r>
      <w:r w:rsidR="00FF7F96">
        <w:t>o</w:t>
      </w:r>
      <w:r w:rsidR="00827F55">
        <w:t xml:space="preserve">ptionale Beziehung wird durch eine gestrichelte Linie angezeigt. In dem folgendem Beispiel ist eine Seite optional. </w:t>
      </w:r>
      <w:commentRangeStart w:id="11"/>
      <w:r w:rsidR="00C01AEB">
        <w:t xml:space="preserve">Das abgebildete ER Modell bedeutet, dass ein Mitarbeiter in einer Abteilung arbeiten kann. Es bedeutet ebenfalls, dass eine Abteilung einen Mitarbeiter haben muss. </w:t>
      </w:r>
      <w:commentRangeEnd w:id="11"/>
      <w:r w:rsidR="00FF7F96">
        <w:rPr>
          <w:rStyle w:val="Kommentarzeichen"/>
        </w:rPr>
        <w:commentReference w:id="11"/>
      </w:r>
    </w:p>
    <w:p w14:paraId="3E00BBDD" w14:textId="4176F027" w:rsidR="00746C64" w:rsidRDefault="00746C64" w:rsidP="00A704D9">
      <w:pPr>
        <w:pStyle w:val="Listenabsatz"/>
        <w:ind w:left="1080"/>
        <w:jc w:val="both"/>
      </w:pPr>
      <w:r>
        <w:rPr>
          <w:noProof/>
        </w:rPr>
        <w:drawing>
          <wp:inline distT="0" distB="0" distL="0" distR="0" wp14:anchorId="505FF783" wp14:editId="4A9C28FC">
            <wp:extent cx="5554639" cy="3022845"/>
            <wp:effectExtent l="0" t="0" r="8255" b="635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225" cy="304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DF8A" w14:textId="1D75F7CD" w:rsidR="00EC558D" w:rsidRDefault="00435C38" w:rsidP="004127BE">
      <w:pPr>
        <w:pStyle w:val="Listenabsatz"/>
        <w:numPr>
          <w:ilvl w:val="2"/>
          <w:numId w:val="1"/>
        </w:numPr>
        <w:jc w:val="both"/>
        <w:outlineLvl w:val="2"/>
      </w:pPr>
      <w:r>
        <w:t>1:1 Beziehung</w:t>
      </w:r>
    </w:p>
    <w:p w14:paraId="5B627C17" w14:textId="77777777" w:rsidR="00D96A14" w:rsidRDefault="00D95790" w:rsidP="00D547F8">
      <w:pPr>
        <w:pStyle w:val="Listenabsatz"/>
        <w:ind w:left="1800"/>
        <w:jc w:val="both"/>
      </w:pPr>
      <w:r w:rsidRPr="00D95790">
        <w:t>In einer 1:1-Beziehung ist ein Datensatz in einer Tabelle mit einem und nur einem Datensatz in einer anderen Tabelle verknüpft. Beispielsweise</w:t>
      </w:r>
      <w:r w:rsidR="00BB3E70">
        <w:t xml:space="preserve"> </w:t>
      </w:r>
      <w:r w:rsidR="002225D9">
        <w:t>kann</w:t>
      </w:r>
      <w:r w:rsidR="00BB3E70">
        <w:t xml:space="preserve"> ein Angestellter einen Parkplatz</w:t>
      </w:r>
      <w:r w:rsidR="002225D9">
        <w:t xml:space="preserve"> besitzen. Ein Park</w:t>
      </w:r>
      <w:r w:rsidR="00C7542A">
        <w:t xml:space="preserve">platz kann zu einem aber nicht mehreren Angestellten gehören. Dies wird im ER Modell </w:t>
      </w:r>
      <w:r w:rsidR="00FD372E">
        <w:t xml:space="preserve">durch ein dickes Ende des Beziehungsstrich visualisiert. </w:t>
      </w:r>
    </w:p>
    <w:p w14:paraId="6E5AE0DF" w14:textId="039E177A" w:rsidR="00C321D6" w:rsidRDefault="00D96A14" w:rsidP="00D547F8">
      <w:pPr>
        <w:pStyle w:val="Listenabsatz"/>
        <w:ind w:left="1800"/>
        <w:jc w:val="both"/>
      </w:pPr>
      <w:r>
        <w:rPr>
          <w:noProof/>
        </w:rPr>
        <w:drawing>
          <wp:inline distT="0" distB="0" distL="0" distR="0" wp14:anchorId="36B6756B" wp14:editId="412A0211">
            <wp:extent cx="5029200" cy="2260701"/>
            <wp:effectExtent l="0" t="0" r="0" b="635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186" cy="227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5D9">
        <w:t xml:space="preserve"> </w:t>
      </w:r>
    </w:p>
    <w:p w14:paraId="62F759DE" w14:textId="06A14015" w:rsidR="00D96A14" w:rsidRDefault="00D96A14" w:rsidP="00D547F8">
      <w:pPr>
        <w:pStyle w:val="Listenabsatz"/>
        <w:ind w:left="1800"/>
        <w:jc w:val="both"/>
      </w:pPr>
    </w:p>
    <w:p w14:paraId="73241DBF" w14:textId="4B962A76" w:rsidR="009F30E9" w:rsidRDefault="009F30E9" w:rsidP="00D547F8">
      <w:pPr>
        <w:pStyle w:val="Listenabsatz"/>
        <w:ind w:left="1800"/>
        <w:jc w:val="both"/>
      </w:pPr>
    </w:p>
    <w:p w14:paraId="5AE7D74B" w14:textId="0B3B3DB4" w:rsidR="009F30E9" w:rsidRDefault="009F30E9" w:rsidP="00D547F8">
      <w:pPr>
        <w:pStyle w:val="Listenabsatz"/>
        <w:ind w:left="1800"/>
        <w:jc w:val="both"/>
      </w:pPr>
    </w:p>
    <w:p w14:paraId="7ABAD39E" w14:textId="6C553B33" w:rsidR="009F30E9" w:rsidRDefault="009F30E9" w:rsidP="00D547F8">
      <w:pPr>
        <w:pStyle w:val="Listenabsatz"/>
        <w:ind w:left="1800"/>
        <w:jc w:val="both"/>
      </w:pPr>
    </w:p>
    <w:p w14:paraId="1CCCF576" w14:textId="7DF172ED" w:rsidR="009F30E9" w:rsidRDefault="009F30E9" w:rsidP="00D547F8">
      <w:pPr>
        <w:pStyle w:val="Listenabsatz"/>
        <w:ind w:left="1800"/>
        <w:jc w:val="both"/>
      </w:pPr>
    </w:p>
    <w:p w14:paraId="32D2DDBE" w14:textId="5E918E60" w:rsidR="009F30E9" w:rsidRDefault="009F30E9" w:rsidP="00D547F8">
      <w:pPr>
        <w:pStyle w:val="Listenabsatz"/>
        <w:ind w:left="1800"/>
        <w:jc w:val="both"/>
      </w:pPr>
    </w:p>
    <w:p w14:paraId="110FD63D" w14:textId="279AA213" w:rsidR="009F30E9" w:rsidRDefault="009F30E9" w:rsidP="00D547F8">
      <w:pPr>
        <w:pStyle w:val="Listenabsatz"/>
        <w:ind w:left="1800"/>
        <w:jc w:val="both"/>
      </w:pPr>
    </w:p>
    <w:p w14:paraId="72488A6A" w14:textId="63F30AB4" w:rsidR="009F30E9" w:rsidRDefault="009F30E9" w:rsidP="00D547F8">
      <w:pPr>
        <w:pStyle w:val="Listenabsatz"/>
        <w:ind w:left="1800"/>
        <w:jc w:val="both"/>
      </w:pPr>
    </w:p>
    <w:p w14:paraId="7DEE8184" w14:textId="41EB94E5" w:rsidR="009F30E9" w:rsidRDefault="009F30E9" w:rsidP="00D547F8">
      <w:pPr>
        <w:pStyle w:val="Listenabsatz"/>
        <w:ind w:left="1800"/>
        <w:jc w:val="both"/>
      </w:pPr>
    </w:p>
    <w:p w14:paraId="05BBFD6C" w14:textId="17F5BEC0" w:rsidR="009F30E9" w:rsidRDefault="009F30E9" w:rsidP="00D547F8">
      <w:pPr>
        <w:pStyle w:val="Listenabsatz"/>
        <w:ind w:left="1800"/>
        <w:jc w:val="both"/>
      </w:pPr>
    </w:p>
    <w:p w14:paraId="49A38D2A" w14:textId="77777777" w:rsidR="009F30E9" w:rsidRDefault="009F30E9" w:rsidP="00D547F8">
      <w:pPr>
        <w:pStyle w:val="Listenabsatz"/>
        <w:ind w:left="1800"/>
        <w:jc w:val="both"/>
      </w:pPr>
    </w:p>
    <w:p w14:paraId="0C974491" w14:textId="7168B473" w:rsidR="00D96A14" w:rsidRDefault="00CB00D3" w:rsidP="004127BE">
      <w:pPr>
        <w:pStyle w:val="Listenabsatz"/>
        <w:numPr>
          <w:ilvl w:val="2"/>
          <w:numId w:val="1"/>
        </w:numPr>
        <w:jc w:val="both"/>
        <w:outlineLvl w:val="2"/>
      </w:pPr>
      <w:proofErr w:type="gramStart"/>
      <w:r>
        <w:t>1:n</w:t>
      </w:r>
      <w:proofErr w:type="gramEnd"/>
      <w:r>
        <w:t xml:space="preserve"> Beziehung</w:t>
      </w:r>
    </w:p>
    <w:p w14:paraId="3E5C50FA" w14:textId="77B6008D" w:rsidR="00636CDB" w:rsidRDefault="00BF1347" w:rsidP="00636CDB">
      <w:pPr>
        <w:pStyle w:val="Listenabsatz"/>
        <w:ind w:left="1800"/>
        <w:jc w:val="both"/>
      </w:pPr>
      <w:r>
        <w:t xml:space="preserve">Eine 1 zu N Beziehung ist eine der am meisten auftretenden Beziehungen. </w:t>
      </w:r>
      <w:r w:rsidR="0057515D">
        <w:t>Bei ihr</w:t>
      </w:r>
      <w:r>
        <w:t xml:space="preserve"> gehört ein</w:t>
      </w:r>
      <w:r w:rsidR="00E449E0">
        <w:t xml:space="preserve">e Instanz </w:t>
      </w:r>
      <w:r>
        <w:t>zu einem oder mehreren anderen</w:t>
      </w:r>
      <w:r w:rsidR="00E449E0">
        <w:t xml:space="preserve"> Instanzen der anderen Entität.</w:t>
      </w:r>
      <w:r>
        <w:t xml:space="preserve"> </w:t>
      </w:r>
      <w:r w:rsidR="00947856">
        <w:t xml:space="preserve">Beispielsweise kann eine Person für genau eine Firma arbeiten. Jedoch muss eine Firma einen oder mehrere </w:t>
      </w:r>
      <w:r w:rsidR="000939C3">
        <w:t>Angestellte</w:t>
      </w:r>
      <w:r w:rsidR="00947856">
        <w:t xml:space="preserve"> haben. </w:t>
      </w:r>
    </w:p>
    <w:p w14:paraId="3FE033D8" w14:textId="706EC9B4" w:rsidR="00365F74" w:rsidRDefault="0092040E" w:rsidP="00CB00D3">
      <w:pPr>
        <w:pStyle w:val="Listenabsatz"/>
        <w:ind w:left="1800"/>
        <w:jc w:val="both"/>
      </w:pPr>
      <w:r>
        <w:rPr>
          <w:noProof/>
        </w:rPr>
        <w:drawing>
          <wp:inline distT="0" distB="0" distL="0" distR="0" wp14:anchorId="4137B771" wp14:editId="70185481">
            <wp:extent cx="4989621" cy="2224209"/>
            <wp:effectExtent l="0" t="0" r="1905" b="508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1995" cy="224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1182" w14:textId="1B171C94" w:rsidR="00034C1B" w:rsidRDefault="00D174E0" w:rsidP="004127BE">
      <w:pPr>
        <w:pStyle w:val="Listenabsatz"/>
        <w:numPr>
          <w:ilvl w:val="2"/>
          <w:numId w:val="1"/>
        </w:numPr>
        <w:jc w:val="both"/>
        <w:outlineLvl w:val="2"/>
      </w:pPr>
      <w:r>
        <w:t>N:M Beziehung</w:t>
      </w:r>
    </w:p>
    <w:p w14:paraId="60B01F26" w14:textId="526DE5F9" w:rsidR="00D174E0" w:rsidRDefault="00D174E0" w:rsidP="00D174E0">
      <w:pPr>
        <w:pStyle w:val="Listenabsatz"/>
        <w:ind w:left="1800"/>
        <w:jc w:val="both"/>
      </w:pPr>
      <w:r>
        <w:t xml:space="preserve">Eine N zu M Beziehung ist in den meisten Fällen unerwünscht. </w:t>
      </w:r>
      <w:r w:rsidR="00CC02B6">
        <w:t xml:space="preserve">Sie wird in den meisten Fällen </w:t>
      </w:r>
      <w:r w:rsidR="00746D8F">
        <w:t>zu zwei Beziehungen aufgeteilt. Für diesen Zweck muss jedoch ein neue</w:t>
      </w:r>
      <w:del w:id="12" w:author="Standl, Leonhard" w:date="2022-05-27T13:39:00Z">
        <w:r w:rsidR="00746D8F" w:rsidDel="003F2DF1">
          <w:delText>s</w:delText>
        </w:r>
      </w:del>
      <w:r w:rsidR="00746D8F">
        <w:t xml:space="preserve"> Entity erstellt werden. In dem folgendem Bild</w:t>
      </w:r>
      <w:r w:rsidR="002345B0">
        <w:t xml:space="preserve">ern wird eine N:M Beziehung dargestellt und </w:t>
      </w:r>
      <w:r w:rsidR="0092040E">
        <w:t xml:space="preserve">aufgeteilt. </w:t>
      </w:r>
      <w:r w:rsidR="000D22BA">
        <w:rPr>
          <w:noProof/>
        </w:rPr>
        <w:drawing>
          <wp:inline distT="0" distB="0" distL="0" distR="0" wp14:anchorId="6C24312A" wp14:editId="34B30259">
            <wp:extent cx="4928206" cy="2172387"/>
            <wp:effectExtent l="0" t="0" r="635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0988" cy="219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72E6" w14:textId="0966386B" w:rsidR="000D22BA" w:rsidRDefault="0098649E" w:rsidP="00D174E0">
      <w:pPr>
        <w:pStyle w:val="Listenabsatz"/>
        <w:ind w:left="1800"/>
        <w:jc w:val="both"/>
      </w:pPr>
      <w:r>
        <w:t xml:space="preserve">In diesem Bild ist eine N:M Beziehung zwischen den Entitäten </w:t>
      </w:r>
      <w:r w:rsidR="00C9541D">
        <w:t>Produkt</w:t>
      </w:r>
      <w:r>
        <w:t xml:space="preserve"> und </w:t>
      </w:r>
      <w:r w:rsidR="00C9541D">
        <w:t xml:space="preserve">Bestellung </w:t>
      </w:r>
      <w:r>
        <w:t xml:space="preserve">zu sehen. </w:t>
      </w:r>
    </w:p>
    <w:p w14:paraId="6D896344" w14:textId="7D03303D" w:rsidR="0098649E" w:rsidRDefault="0098649E" w:rsidP="00D174E0">
      <w:pPr>
        <w:pStyle w:val="Listenabsatz"/>
        <w:ind w:left="1800"/>
        <w:jc w:val="both"/>
      </w:pPr>
      <w:r>
        <w:t xml:space="preserve">Ein Produkt </w:t>
      </w:r>
      <w:r w:rsidR="00D3261B">
        <w:t xml:space="preserve">kann zu ein oder mehreren Bestellungen gehören. </w:t>
      </w:r>
    </w:p>
    <w:p w14:paraId="7E5E7F4E" w14:textId="30140B19" w:rsidR="00D3261B" w:rsidRDefault="00D3261B" w:rsidP="00D174E0">
      <w:pPr>
        <w:pStyle w:val="Listenabsatz"/>
        <w:ind w:left="1800"/>
        <w:jc w:val="both"/>
      </w:pPr>
      <w:r>
        <w:t xml:space="preserve">Eine Bestellung muss eine oder mehrere Produkte beinhalten. </w:t>
      </w:r>
    </w:p>
    <w:p w14:paraId="0BFA7EC0" w14:textId="5FDC9152" w:rsidR="00D3261B" w:rsidRDefault="001C1B6F" w:rsidP="00D174E0">
      <w:pPr>
        <w:pStyle w:val="Listenabsatz"/>
        <w:ind w:left="1800"/>
        <w:jc w:val="both"/>
      </w:pPr>
      <w:r>
        <w:t>Dies ist in einer Datenbank schwer umzusetzen. Deswegen sollte dies weiter unterteilt werden. Das könnte wie folgt aussehen</w:t>
      </w:r>
      <w:r w:rsidR="00ED3FE7">
        <w:t xml:space="preserve">. </w:t>
      </w:r>
    </w:p>
    <w:p w14:paraId="2BBFEE87" w14:textId="688D42B7" w:rsidR="002D23C5" w:rsidRDefault="006F3799" w:rsidP="00D174E0">
      <w:pPr>
        <w:pStyle w:val="Listenabsatz"/>
        <w:ind w:left="1800"/>
        <w:jc w:val="both"/>
      </w:pPr>
      <w:r>
        <w:rPr>
          <w:noProof/>
        </w:rPr>
        <w:lastRenderedPageBreak/>
        <w:drawing>
          <wp:inline distT="0" distB="0" distL="0" distR="0" wp14:anchorId="15900322" wp14:editId="590E8896">
            <wp:extent cx="5630410" cy="1538556"/>
            <wp:effectExtent l="0" t="0" r="0" b="508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1949" cy="15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43C5" w14:textId="1F8A397C" w:rsidR="006F3799" w:rsidRDefault="000A45C8" w:rsidP="004127BE">
      <w:pPr>
        <w:pStyle w:val="Listenabsatz"/>
        <w:numPr>
          <w:ilvl w:val="0"/>
          <w:numId w:val="1"/>
        </w:numPr>
        <w:jc w:val="both"/>
        <w:outlineLvl w:val="0"/>
      </w:pPr>
      <w:r>
        <w:t>Berufsschule</w:t>
      </w:r>
    </w:p>
    <w:sectPr w:rsidR="006F37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Gunnar Pauleickhoff" w:date="2022-05-27T08:16:00Z" w:initials="GP">
    <w:p w14:paraId="6D8F1648" w14:textId="221D5F89" w:rsidR="00E66AD1" w:rsidRDefault="00E66AD1">
      <w:pPr>
        <w:pStyle w:val="Kommentartext"/>
      </w:pPr>
      <w:bookmarkStart w:id="1" w:name="_GoBack"/>
      <w:r>
        <w:rPr>
          <w:rStyle w:val="Kommentarzeichen"/>
        </w:rPr>
        <w:annotationRef/>
      </w:r>
      <w:r>
        <w:t>Eine Entität ist weiblich. Daher solltest Du im Berichtsheft aus der sächlichen die weibliche Form machen</w:t>
      </w:r>
      <w:r>
        <w:br/>
      </w:r>
      <w:hyperlink r:id="rId1" w:history="1">
        <w:r>
          <w:rPr>
            <w:rStyle w:val="Hyperlink"/>
          </w:rPr>
          <w:t>Duden | En</w:t>
        </w:r>
        <w:r>
          <w:rPr>
            <w:rStyle w:val="Hyperlink"/>
          </w:rPr>
          <w:t>t</w:t>
        </w:r>
        <w:r>
          <w:rPr>
            <w:rStyle w:val="Hyperlink"/>
          </w:rPr>
          <w:t>ität | Rechtschreibung, Bedeutung, Definition, Herkunft</w:t>
        </w:r>
      </w:hyperlink>
      <w:bookmarkEnd w:id="1"/>
    </w:p>
  </w:comment>
  <w:comment w:id="2" w:author="Gunnar Pauleickhoff" w:date="2022-05-27T08:18:00Z" w:initials="GP">
    <w:p w14:paraId="41E03D3C" w14:textId="2A6F6C7A" w:rsidR="00E66AD1" w:rsidRDefault="00E66AD1">
      <w:pPr>
        <w:pStyle w:val="Kommentartext"/>
      </w:pPr>
      <w:r>
        <w:rPr>
          <w:rStyle w:val="Kommentarzeichen"/>
        </w:rPr>
        <w:annotationRef/>
      </w:r>
      <w:r>
        <w:t>Dass = Nebensatz, das = wenn es sich auf etwas bezieht</w:t>
      </w:r>
      <w:r>
        <w:br/>
        <w:t>Hier „</w:t>
      </w:r>
      <w:proofErr w:type="gramStart"/>
      <w:r>
        <w:t>das</w:t>
      </w:r>
      <w:proofErr w:type="gramEnd"/>
      <w:r>
        <w:t>“, da es sich auf „etwas Wichtiges“ bezieht</w:t>
      </w:r>
    </w:p>
  </w:comment>
  <w:comment w:id="11" w:author="Gunnar Pauleickhoff" w:date="2022-05-27T09:06:00Z" w:initials="GP">
    <w:p w14:paraId="1D8E1261" w14:textId="179CD258" w:rsidR="00FF7F96" w:rsidRDefault="00FF7F96">
      <w:pPr>
        <w:pStyle w:val="Kommentartext"/>
      </w:pPr>
      <w:r>
        <w:rPr>
          <w:rStyle w:val="Kommentarzeichen"/>
        </w:rPr>
        <w:annotationRef/>
      </w:r>
      <w:r>
        <w:t>Prüfe bitte noch einmal, ob der geschriebene Text auch zum gezeichneten ERD passt.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D8F1648" w15:done="1"/>
  <w15:commentEx w15:paraId="41E03D3C" w15:done="1"/>
  <w15:commentEx w15:paraId="1D8E12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3B06D3" w16cex:dateUtc="2022-05-27T06:14:00Z"/>
  <w16cex:commentExtensible w16cex:durableId="263B0773" w16cex:dateUtc="2022-05-27T06:16:00Z"/>
  <w16cex:commentExtensible w16cex:durableId="263B07EB" w16cex:dateUtc="2022-05-27T06:18:00Z"/>
  <w16cex:commentExtensible w16cex:durableId="263B132F" w16cex:dateUtc="2022-05-27T07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D8F1648" w16cid:durableId="263B0773"/>
  <w16cid:commentId w16cid:paraId="41E03D3C" w16cid:durableId="263B07EB"/>
  <w16cid:commentId w16cid:paraId="1D8E1261" w16cid:durableId="263B132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07EC8"/>
    <w:multiLevelType w:val="multilevel"/>
    <w:tmpl w:val="FA0A12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Gunnar Pauleickhoff">
    <w15:presenceInfo w15:providerId="AD" w15:userId="S::gunnar.pauleickhoff@rheinland-versicherungen.de::666de8a8-203c-472d-91ac-a6796136f64c"/>
  </w15:person>
  <w15:person w15:author="Standl, Leonhard">
    <w15:presenceInfo w15:providerId="AD" w15:userId="S::leonhard.standl@rheinland-versicherungen.de::72081a80-f7b6-4220-9a97-f12d48b742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82"/>
    <w:rsid w:val="0002290B"/>
    <w:rsid w:val="00034C1B"/>
    <w:rsid w:val="000429A8"/>
    <w:rsid w:val="000463F3"/>
    <w:rsid w:val="0004693E"/>
    <w:rsid w:val="00064985"/>
    <w:rsid w:val="00072490"/>
    <w:rsid w:val="000939C3"/>
    <w:rsid w:val="000A45C8"/>
    <w:rsid w:val="000A6DF5"/>
    <w:rsid w:val="000D22BA"/>
    <w:rsid w:val="00135ECA"/>
    <w:rsid w:val="001418E9"/>
    <w:rsid w:val="00143B1B"/>
    <w:rsid w:val="00154669"/>
    <w:rsid w:val="00156A16"/>
    <w:rsid w:val="00192EAA"/>
    <w:rsid w:val="001C1B6F"/>
    <w:rsid w:val="00216AA8"/>
    <w:rsid w:val="002206B2"/>
    <w:rsid w:val="002225D9"/>
    <w:rsid w:val="00227547"/>
    <w:rsid w:val="002345B0"/>
    <w:rsid w:val="0024451C"/>
    <w:rsid w:val="002515DA"/>
    <w:rsid w:val="002617E9"/>
    <w:rsid w:val="00281DA2"/>
    <w:rsid w:val="00294F41"/>
    <w:rsid w:val="002C099C"/>
    <w:rsid w:val="002C6B0C"/>
    <w:rsid w:val="002D23C5"/>
    <w:rsid w:val="002D7824"/>
    <w:rsid w:val="003063CA"/>
    <w:rsid w:val="00322D12"/>
    <w:rsid w:val="00332BC5"/>
    <w:rsid w:val="0033697F"/>
    <w:rsid w:val="0035343B"/>
    <w:rsid w:val="003627DD"/>
    <w:rsid w:val="00365F74"/>
    <w:rsid w:val="003F2DF1"/>
    <w:rsid w:val="004075FF"/>
    <w:rsid w:val="004127BE"/>
    <w:rsid w:val="00415309"/>
    <w:rsid w:val="00426F79"/>
    <w:rsid w:val="00435C38"/>
    <w:rsid w:val="00444F89"/>
    <w:rsid w:val="00453A16"/>
    <w:rsid w:val="00492EAB"/>
    <w:rsid w:val="004C39FD"/>
    <w:rsid w:val="004D2352"/>
    <w:rsid w:val="00502B43"/>
    <w:rsid w:val="00502CE0"/>
    <w:rsid w:val="0050382C"/>
    <w:rsid w:val="00540610"/>
    <w:rsid w:val="005421C3"/>
    <w:rsid w:val="005436C7"/>
    <w:rsid w:val="0054462B"/>
    <w:rsid w:val="0055415B"/>
    <w:rsid w:val="0056321C"/>
    <w:rsid w:val="00565FC8"/>
    <w:rsid w:val="0057515D"/>
    <w:rsid w:val="00576190"/>
    <w:rsid w:val="0059146A"/>
    <w:rsid w:val="0059299E"/>
    <w:rsid w:val="00597F64"/>
    <w:rsid w:val="005D047A"/>
    <w:rsid w:val="005E332C"/>
    <w:rsid w:val="005E7001"/>
    <w:rsid w:val="005F075E"/>
    <w:rsid w:val="005F0914"/>
    <w:rsid w:val="00622808"/>
    <w:rsid w:val="00636CDB"/>
    <w:rsid w:val="006557D7"/>
    <w:rsid w:val="006B3D74"/>
    <w:rsid w:val="006B7FDB"/>
    <w:rsid w:val="006C32E9"/>
    <w:rsid w:val="006F3799"/>
    <w:rsid w:val="00746C64"/>
    <w:rsid w:val="00746D8F"/>
    <w:rsid w:val="0075766C"/>
    <w:rsid w:val="007626A7"/>
    <w:rsid w:val="00766511"/>
    <w:rsid w:val="00773ED5"/>
    <w:rsid w:val="00784553"/>
    <w:rsid w:val="00787CB5"/>
    <w:rsid w:val="007B3CB6"/>
    <w:rsid w:val="007B5682"/>
    <w:rsid w:val="00805F16"/>
    <w:rsid w:val="00827F55"/>
    <w:rsid w:val="0084474D"/>
    <w:rsid w:val="008470F6"/>
    <w:rsid w:val="008A770C"/>
    <w:rsid w:val="009021D1"/>
    <w:rsid w:val="009069CF"/>
    <w:rsid w:val="0092040E"/>
    <w:rsid w:val="00927FE0"/>
    <w:rsid w:val="0094485A"/>
    <w:rsid w:val="00947856"/>
    <w:rsid w:val="009845DA"/>
    <w:rsid w:val="0098649E"/>
    <w:rsid w:val="009D3B11"/>
    <w:rsid w:val="009F30E9"/>
    <w:rsid w:val="00A0581F"/>
    <w:rsid w:val="00A32249"/>
    <w:rsid w:val="00A704D9"/>
    <w:rsid w:val="00A76FD6"/>
    <w:rsid w:val="00AA4FDB"/>
    <w:rsid w:val="00AB1CE1"/>
    <w:rsid w:val="00B507DB"/>
    <w:rsid w:val="00B72C7D"/>
    <w:rsid w:val="00B94B65"/>
    <w:rsid w:val="00B961A7"/>
    <w:rsid w:val="00BB3E70"/>
    <w:rsid w:val="00BD50B9"/>
    <w:rsid w:val="00BD6F48"/>
    <w:rsid w:val="00BF1347"/>
    <w:rsid w:val="00BF56BB"/>
    <w:rsid w:val="00C01AEB"/>
    <w:rsid w:val="00C16ACD"/>
    <w:rsid w:val="00C27815"/>
    <w:rsid w:val="00C321D6"/>
    <w:rsid w:val="00C405F1"/>
    <w:rsid w:val="00C61890"/>
    <w:rsid w:val="00C61C36"/>
    <w:rsid w:val="00C7542A"/>
    <w:rsid w:val="00C9541D"/>
    <w:rsid w:val="00CA7D1F"/>
    <w:rsid w:val="00CB00D3"/>
    <w:rsid w:val="00CC02B6"/>
    <w:rsid w:val="00D174E0"/>
    <w:rsid w:val="00D3261B"/>
    <w:rsid w:val="00D5350D"/>
    <w:rsid w:val="00D547F8"/>
    <w:rsid w:val="00D7635E"/>
    <w:rsid w:val="00D82CAA"/>
    <w:rsid w:val="00D95790"/>
    <w:rsid w:val="00D96A14"/>
    <w:rsid w:val="00DC3F9C"/>
    <w:rsid w:val="00DF0CF7"/>
    <w:rsid w:val="00DF678C"/>
    <w:rsid w:val="00E13EDC"/>
    <w:rsid w:val="00E22316"/>
    <w:rsid w:val="00E25C43"/>
    <w:rsid w:val="00E423BF"/>
    <w:rsid w:val="00E449E0"/>
    <w:rsid w:val="00E53FFD"/>
    <w:rsid w:val="00E66AD1"/>
    <w:rsid w:val="00E9218F"/>
    <w:rsid w:val="00EC558D"/>
    <w:rsid w:val="00ED3FE7"/>
    <w:rsid w:val="00EE22C6"/>
    <w:rsid w:val="00F75D63"/>
    <w:rsid w:val="00FB05E5"/>
    <w:rsid w:val="00FB3460"/>
    <w:rsid w:val="00FD1389"/>
    <w:rsid w:val="00FD372E"/>
    <w:rsid w:val="00F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A96A6"/>
  <w15:chartTrackingRefBased/>
  <w15:docId w15:val="{B3C69FED-1C51-4C96-BD27-CA38D04A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78455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2316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C32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C32E9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66AD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66AD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66AD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66AD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66AD1"/>
    <w:rPr>
      <w:b/>
      <w:bCs/>
      <w:sz w:val="20"/>
      <w:szCs w:val="20"/>
    </w:rPr>
  </w:style>
  <w:style w:type="character" w:styleId="Hyperlink">
    <w:name w:val="Hyperlink"/>
    <w:basedOn w:val="Absatz-Standardschriftart"/>
    <w:uiPriority w:val="99"/>
    <w:semiHidden/>
    <w:unhideWhenUsed/>
    <w:rsid w:val="00E66AD1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7626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uden.de/rechtschreibung/Entitaet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E071B196D4DE04C97EEDADB538ED48E" ma:contentTypeVersion="7" ma:contentTypeDescription="Ein neues Dokument erstellen." ma:contentTypeScope="" ma:versionID="5d57c94a5e812605d53bfb04766f9c47">
  <xsd:schema xmlns:xsd="http://www.w3.org/2001/XMLSchema" xmlns:xs="http://www.w3.org/2001/XMLSchema" xmlns:p="http://schemas.microsoft.com/office/2006/metadata/properties" xmlns:ns3="4661a1a5-b040-45c0-9266-03aff84ce582" xmlns:ns4="ad6587b4-a729-4c32-b64f-ebc1e2b89a17" targetNamespace="http://schemas.microsoft.com/office/2006/metadata/properties" ma:root="true" ma:fieldsID="bd295a13550cec92649e0e65e404b737" ns3:_="" ns4:_="">
    <xsd:import namespace="4661a1a5-b040-45c0-9266-03aff84ce582"/>
    <xsd:import namespace="ad6587b4-a729-4c32-b64f-ebc1e2b89a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61a1a5-b040-45c0-9266-03aff84ce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587b4-a729-4c32-b64f-ebc1e2b89a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DBC12F-2A91-4B93-8690-34883F8AE8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61a1a5-b040-45c0-9266-03aff84ce582"/>
    <ds:schemaRef ds:uri="ad6587b4-a729-4c32-b64f-ebc1e2b89a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C7545D-B909-4CB3-B3B4-DD01666AAB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398ABF2-33D1-4CE4-8881-B0EE746460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698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RheinLand Versicherungs AG</Company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Standl, Leonhard</dc:creator>
  <cp:keywords/>
  <dc:description/>
  <cp:lastModifiedBy>Standl, Leonhard</cp:lastModifiedBy>
  <cp:revision>2</cp:revision>
  <dcterms:created xsi:type="dcterms:W3CDTF">2022-05-27T11:40:00Z</dcterms:created>
  <dcterms:modified xsi:type="dcterms:W3CDTF">2022-05-27T11:40:00Z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0x010100FE071B196D4DE04C97EEDADB538ED48E</vt:lpwstr>
  </property>
</Properties>
</file>